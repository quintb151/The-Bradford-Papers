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intelligence2.xml" ContentType="application/vnd.ms-office.intelligence2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EE1F47" w:rsidR="75808B03" w:rsidP="138D8D58" w:rsidRDefault="00EE1F47" w14:paraId="4E79A11C" w14:textId="77166EAA">
      <w:pPr/>
      <w:r w:rsidRPr="010AD50E" w:rsidR="00EE1F4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Black Businesses in </w:t>
      </w:r>
      <w:r w:rsidRPr="010AD50E" w:rsidR="12FB1C11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Greensboro </w:t>
      </w:r>
    </w:p>
    <w:p w:rsidR="13A26AB6" w:rsidRDefault="13A26AB6" w14:paraId="3428FFCE" w14:textId="6565BA85">
      <w:r w:rsidRPr="010AD50E" w:rsidR="13A26AB6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(Two Possible Titles)</w:t>
      </w:r>
    </w:p>
    <w:p w:rsidR="39E2963D" w:rsidRDefault="39E2963D" w14:paraId="05B00F70" w14:textId="58095050">
      <w:r w:rsidRPr="010AD50E" w:rsidR="39E2963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Beyond Black Business</w:t>
      </w:r>
      <w:r w:rsidRPr="010AD50E" w:rsidR="77B9530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: A Legacy of </w:t>
      </w:r>
      <w:r w:rsidRPr="010AD50E" w:rsidR="77B9530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Entrepreneurship</w:t>
      </w:r>
      <w:r w:rsidRPr="010AD50E" w:rsidR="77B95307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</w:t>
      </w:r>
    </w:p>
    <w:p w:rsidR="39E2963D" w:rsidP="010AD50E" w:rsidRDefault="39E2963D" w14:paraId="3BB7A74D" w14:textId="6CE1C5C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010AD50E" w:rsidR="39E2963D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More than a Storefront</w:t>
      </w:r>
      <w:r w:rsidRPr="010AD50E" w:rsidR="5BE05E8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: Black Ingenuity in Greensboro</w:t>
      </w:r>
    </w:p>
    <w:p w:rsidR="010AD50E" w:rsidP="010AD50E" w:rsidRDefault="010AD50E" w14:paraId="0B05FC26" w14:textId="04234161">
      <w:pPr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</w:p>
    <w:p w:rsidRPr="001710B1" w:rsidR="00681A5D" w:rsidDel="001710B1" w:rsidP="000E71D4" w:rsidRDefault="0FFF4721" w14:paraId="6CE644F5" w14:textId="0A18AC2C">
      <w:pPr/>
      <w:r w:rsidRPr="010AD50E" w:rsidR="39E2963D">
        <w:rPr>
          <w:rFonts w:ascii="Times New Roman" w:hAnsi="Times New Roman" w:eastAsia="Times New Roman" w:cs="Times New Roman"/>
          <w:b w:val="1"/>
          <w:bCs w:val="1"/>
        </w:rPr>
        <w:t xml:space="preserve">(I tried to get close to 150, I felt as if there could be a bit more descriptive stuff on the object </w:t>
      </w:r>
      <w:r w:rsidRPr="010AD50E" w:rsidR="39E2963D">
        <w:rPr>
          <w:rFonts w:ascii="Times New Roman" w:hAnsi="Times New Roman" w:eastAsia="Times New Roman" w:cs="Times New Roman"/>
          <w:b w:val="1"/>
          <w:bCs w:val="1"/>
        </w:rPr>
        <w:t>labels,</w:t>
      </w:r>
      <w:r w:rsidRPr="010AD50E" w:rsidR="39E2963D">
        <w:rPr>
          <w:rFonts w:ascii="Times New Roman" w:hAnsi="Times New Roman" w:eastAsia="Times New Roman" w:cs="Times New Roman"/>
          <w:b w:val="1"/>
          <w:bCs w:val="1"/>
        </w:rPr>
        <w:t xml:space="preserve"> so I took out the chunk written about individual businesses, let me know what you think.) </w:t>
      </w:r>
    </w:p>
    <w:p w:rsidRPr="001710B1" w:rsidR="00681A5D" w:rsidDel="001710B1" w:rsidP="000E71D4" w:rsidRDefault="0FFF4721" w14:paraId="7886A165" w14:textId="2EE8217F">
      <w:pPr>
        <w:rPr>
          <w:del w:author="Amon, Ayla" w:date="2026-01-15T10:55:00Z" w:id="996316652"/>
          <w:rFonts w:ascii="Times New Roman" w:hAnsi="Times New Roman" w:eastAsia="Times New Roman" w:cs="Times New Roman"/>
          <w:b w:val="1"/>
          <w:bCs w:val="1"/>
        </w:rPr>
      </w:pPr>
      <w:r w:rsidRPr="010AD50E" w:rsidR="0FFF4721">
        <w:rPr>
          <w:rFonts w:ascii="Times New Roman" w:hAnsi="Times New Roman" w:eastAsia="Times New Roman" w:cs="Times New Roman"/>
          <w:b w:val="1"/>
          <w:bCs w:val="1"/>
        </w:rPr>
        <w:t xml:space="preserve">Intro Label: </w:t>
      </w:r>
    </w:p>
    <w:p w:rsidR="75808B03" w:rsidP="001710B1" w:rsidRDefault="75808B03" w14:paraId="225FBDD8" w14:textId="5C232CEF">
      <w:pPr>
        <w:rPr>
          <w:rFonts w:ascii="Times New Roman" w:hAnsi="Times New Roman" w:eastAsia="Times New Roman" w:cs="Times New Roman"/>
        </w:rPr>
      </w:pPr>
      <w:r w:rsidRPr="58AC5A00" w:rsidR="75808B03">
        <w:rPr>
          <w:rFonts w:ascii="Times New Roman" w:hAnsi="Times New Roman" w:eastAsia="Times New Roman" w:cs="Times New Roman"/>
        </w:rPr>
        <w:t xml:space="preserve">Black businesses </w:t>
      </w:r>
      <w:r w:rsidRPr="58AC5A00" w:rsidR="001710B1">
        <w:rPr>
          <w:rFonts w:ascii="Times New Roman" w:hAnsi="Times New Roman" w:eastAsia="Times New Roman" w:cs="Times New Roman"/>
        </w:rPr>
        <w:t xml:space="preserve">– those owned, </w:t>
      </w:r>
      <w:r w:rsidRPr="58AC5A00" w:rsidR="001710B1">
        <w:rPr>
          <w:rFonts w:ascii="Times New Roman" w:hAnsi="Times New Roman" w:eastAsia="Times New Roman" w:cs="Times New Roman"/>
        </w:rPr>
        <w:t>operated</w:t>
      </w:r>
      <w:r w:rsidRPr="58AC5A00" w:rsidR="001710B1">
        <w:rPr>
          <w:rFonts w:ascii="Times New Roman" w:hAnsi="Times New Roman" w:eastAsia="Times New Roman" w:cs="Times New Roman"/>
        </w:rPr>
        <w:t xml:space="preserve">, and primarily used by African American residents of Greensboro </w:t>
      </w:r>
      <w:r w:rsidRPr="58AC5A00" w:rsidR="001710B1">
        <w:rPr>
          <w:rFonts w:ascii="Times New Roman" w:hAnsi="Times New Roman" w:eastAsia="Times New Roman" w:cs="Times New Roman"/>
        </w:rPr>
        <w:t>–</w:t>
      </w:r>
      <w:r w:rsidRPr="58AC5A00" w:rsidR="001710B1">
        <w:rPr>
          <w:rFonts w:ascii="Times New Roman" w:hAnsi="Times New Roman" w:eastAsia="Times New Roman" w:cs="Times New Roman"/>
        </w:rPr>
        <w:t xml:space="preserve"> </w:t>
      </w:r>
      <w:r w:rsidRPr="58AC5A00" w:rsidR="10C0FB3E">
        <w:rPr>
          <w:rFonts w:ascii="Times New Roman" w:hAnsi="Times New Roman" w:eastAsia="Times New Roman" w:cs="Times New Roman"/>
        </w:rPr>
        <w:t>were</w:t>
      </w:r>
      <w:r w:rsidRPr="58AC5A00" w:rsidR="001710B1">
        <w:rPr>
          <w:rFonts w:ascii="Times New Roman" w:hAnsi="Times New Roman" w:eastAsia="Times New Roman" w:cs="Times New Roman"/>
        </w:rPr>
        <w:t xml:space="preserve"> </w:t>
      </w:r>
      <w:r w:rsidRPr="58AC5A00" w:rsidR="001710B1">
        <w:rPr>
          <w:rFonts w:ascii="Times New Roman" w:hAnsi="Times New Roman" w:eastAsia="Times New Roman" w:cs="Times New Roman"/>
        </w:rPr>
        <w:t>pillars of the community</w:t>
      </w:r>
      <w:r w:rsidRPr="58AC5A00" w:rsidR="001710B1">
        <w:rPr>
          <w:rFonts w:ascii="Times New Roman" w:hAnsi="Times New Roman" w:eastAsia="Times New Roman" w:cs="Times New Roman"/>
        </w:rPr>
        <w:t xml:space="preserve"> alongside churches and schools</w:t>
      </w:r>
      <w:r w:rsidRPr="58AC5A00" w:rsidR="098C5C4A">
        <w:rPr>
          <w:rFonts w:ascii="Times New Roman" w:hAnsi="Times New Roman" w:eastAsia="Times New Roman" w:cs="Times New Roman"/>
        </w:rPr>
        <w:t xml:space="preserve">. </w:t>
      </w:r>
      <w:r w:rsidRPr="58AC5A00" w:rsidR="5CCA6533">
        <w:rPr>
          <w:rFonts w:ascii="Times New Roman" w:hAnsi="Times New Roman" w:eastAsia="Times New Roman" w:cs="Times New Roman"/>
        </w:rPr>
        <w:t>Acting as safe spaces during segregation and community hubs for news,</w:t>
      </w:r>
      <w:r w:rsidRPr="58AC5A00" w:rsidR="001710B1">
        <w:rPr>
          <w:rFonts w:ascii="Times New Roman" w:hAnsi="Times New Roman" w:eastAsia="Times New Roman" w:cs="Times New Roman"/>
        </w:rPr>
        <w:t xml:space="preserve"> </w:t>
      </w:r>
      <w:r w:rsidRPr="58AC5A00" w:rsidR="001710B1">
        <w:rPr>
          <w:rFonts w:ascii="Times New Roman" w:hAnsi="Times New Roman" w:eastAsia="Times New Roman" w:cs="Times New Roman"/>
        </w:rPr>
        <w:t xml:space="preserve">they </w:t>
      </w:r>
      <w:r w:rsidRPr="58AC5A00" w:rsidR="19F52776">
        <w:rPr>
          <w:rFonts w:ascii="Times New Roman" w:hAnsi="Times New Roman" w:eastAsia="Times New Roman" w:cs="Times New Roman"/>
        </w:rPr>
        <w:t>play</w:t>
      </w:r>
      <w:r w:rsidRPr="58AC5A00" w:rsidR="001710B1">
        <w:rPr>
          <w:rFonts w:ascii="Times New Roman" w:hAnsi="Times New Roman" w:eastAsia="Times New Roman" w:cs="Times New Roman"/>
        </w:rPr>
        <w:t>ed</w:t>
      </w:r>
      <w:r w:rsidRPr="58AC5A00" w:rsidR="19F52776">
        <w:rPr>
          <w:rFonts w:ascii="Times New Roman" w:hAnsi="Times New Roman" w:eastAsia="Times New Roman" w:cs="Times New Roman"/>
        </w:rPr>
        <w:t xml:space="preserve"> a </w:t>
      </w:r>
      <w:r w:rsidRPr="58AC5A00" w:rsidR="001710B1">
        <w:rPr>
          <w:rFonts w:ascii="Times New Roman" w:hAnsi="Times New Roman" w:eastAsia="Times New Roman" w:cs="Times New Roman"/>
        </w:rPr>
        <w:t xml:space="preserve">much </w:t>
      </w:r>
      <w:r w:rsidRPr="58AC5A00" w:rsidR="19F52776">
        <w:rPr>
          <w:rFonts w:ascii="Times New Roman" w:hAnsi="Times New Roman" w:eastAsia="Times New Roman" w:cs="Times New Roman"/>
        </w:rPr>
        <w:t xml:space="preserve">larger role </w:t>
      </w:r>
      <w:r w:rsidRPr="58AC5A00" w:rsidR="001710B1">
        <w:rPr>
          <w:rFonts w:ascii="Times New Roman" w:hAnsi="Times New Roman" w:eastAsia="Times New Roman" w:cs="Times New Roman"/>
        </w:rPr>
        <w:t>than the</w:t>
      </w:r>
      <w:r w:rsidRPr="58AC5A00" w:rsidR="19F52776">
        <w:rPr>
          <w:rFonts w:ascii="Times New Roman" w:hAnsi="Times New Roman" w:eastAsia="Times New Roman" w:cs="Times New Roman"/>
        </w:rPr>
        <w:t xml:space="preserve"> services they provide</w:t>
      </w:r>
      <w:r w:rsidRPr="58AC5A00" w:rsidR="001710B1">
        <w:rPr>
          <w:rFonts w:ascii="Times New Roman" w:hAnsi="Times New Roman" w:eastAsia="Times New Roman" w:cs="Times New Roman"/>
        </w:rPr>
        <w:t>d</w:t>
      </w:r>
      <w:r w:rsidRPr="58AC5A00" w:rsidR="19F52776">
        <w:rPr>
          <w:rFonts w:ascii="Times New Roman" w:hAnsi="Times New Roman" w:eastAsia="Times New Roman" w:cs="Times New Roman"/>
        </w:rPr>
        <w:t xml:space="preserve">. </w:t>
      </w:r>
    </w:p>
    <w:p w:rsidR="73769A24" w:rsidP="001710B1" w:rsidRDefault="001710B1" w14:paraId="09C738AE" w14:textId="46EFF978">
      <w:pPr/>
      <w:r w:rsidRPr="010AD50E" w:rsidR="001710B1">
        <w:rPr>
          <w:rFonts w:ascii="Times New Roman" w:hAnsi="Times New Roman" w:eastAsia="Times New Roman" w:cs="Times New Roman"/>
        </w:rPr>
        <w:t>Market, Gorrell, and Ashe streets had been focal points of Black life since the 1930s, with businesses including tailor</w:t>
      </w:r>
      <w:r w:rsidRPr="010AD50E" w:rsidR="2F090D90">
        <w:rPr>
          <w:rFonts w:ascii="Times New Roman" w:hAnsi="Times New Roman" w:eastAsia="Times New Roman" w:cs="Times New Roman"/>
        </w:rPr>
        <w:t xml:space="preserve">s, </w:t>
      </w:r>
      <w:r w:rsidRPr="010AD50E" w:rsidR="001710B1">
        <w:rPr>
          <w:rFonts w:ascii="Times New Roman" w:hAnsi="Times New Roman" w:eastAsia="Times New Roman" w:cs="Times New Roman"/>
        </w:rPr>
        <w:t>clothing stores, restaurants, taxi stands, cleaners,</w:t>
      </w:r>
      <w:r w:rsidRPr="010AD50E" w:rsidR="001710B1">
        <w:rPr>
          <w:rFonts w:ascii="Times New Roman" w:hAnsi="Times New Roman" w:eastAsia="Times New Roman" w:cs="Times New Roman"/>
        </w:rPr>
        <w:t xml:space="preserve"> beauty shops, repair shops, hotels, funeral homes, grocery stores, and photography studios. </w:t>
      </w:r>
    </w:p>
    <w:p w:rsidRPr="001710B1" w:rsidR="37FF6B20" w:rsidP="58AC5A00" w:rsidRDefault="37FF6B20" w14:paraId="4F2182AF" w14:textId="65978207">
      <w:pPr>
        <w:rPr>
          <w:rFonts w:ascii="Times New Roman" w:hAnsi="Times New Roman" w:eastAsia="Times New Roman" w:cs="Times New Roman"/>
        </w:rPr>
      </w:pPr>
      <w:r w:rsidRPr="010AD50E" w:rsidR="001710B1">
        <w:rPr>
          <w:rFonts w:ascii="Times New Roman" w:hAnsi="Times New Roman" w:eastAsia="Times New Roman" w:cs="Times New Roman"/>
        </w:rPr>
        <w:t xml:space="preserve">Beginning in the late 1960s, “urban renewal” displaced thousands of people and more than 80 businesses along </w:t>
      </w:r>
      <w:r w:rsidRPr="010AD50E" w:rsidR="00751B9D">
        <w:rPr>
          <w:rFonts w:ascii="Times New Roman" w:hAnsi="Times New Roman" w:eastAsia="Times New Roman" w:cs="Times New Roman"/>
        </w:rPr>
        <w:t>Market Street</w:t>
      </w:r>
      <w:r w:rsidRPr="010AD50E" w:rsidR="001710B1">
        <w:rPr>
          <w:rFonts w:ascii="Times New Roman" w:hAnsi="Times New Roman" w:eastAsia="Times New Roman" w:cs="Times New Roman"/>
        </w:rPr>
        <w:t xml:space="preserve">, removing vital resources. </w:t>
      </w:r>
      <w:r w:rsidRPr="010AD50E" w:rsidR="55E72A22">
        <w:rPr>
          <w:rFonts w:ascii="Times New Roman" w:hAnsi="Times New Roman" w:eastAsia="Times New Roman" w:cs="Times New Roman"/>
        </w:rPr>
        <w:t>Most</w:t>
      </w:r>
      <w:r w:rsidRPr="010AD50E" w:rsidR="001710B1">
        <w:rPr>
          <w:rFonts w:ascii="Times New Roman" w:hAnsi="Times New Roman" w:eastAsia="Times New Roman" w:cs="Times New Roman"/>
        </w:rPr>
        <w:t xml:space="preserve"> businesses </w:t>
      </w:r>
      <w:r w:rsidRPr="010AD50E" w:rsidR="00751B9D">
        <w:rPr>
          <w:rFonts w:ascii="Times New Roman" w:hAnsi="Times New Roman" w:eastAsia="Times New Roman" w:cs="Times New Roman"/>
        </w:rPr>
        <w:t>n</w:t>
      </w:r>
      <w:r w:rsidRPr="010AD50E" w:rsidR="001710B1">
        <w:rPr>
          <w:rFonts w:ascii="Times New Roman" w:hAnsi="Times New Roman" w:eastAsia="Times New Roman" w:cs="Times New Roman"/>
        </w:rPr>
        <w:t xml:space="preserve">ever reestablished, </w:t>
      </w:r>
      <w:r w:rsidRPr="010AD50E" w:rsidR="00751B9D">
        <w:rPr>
          <w:rFonts w:ascii="Times New Roman" w:hAnsi="Times New Roman" w:eastAsia="Times New Roman" w:cs="Times New Roman"/>
        </w:rPr>
        <w:t>significant</w:t>
      </w:r>
      <w:r w:rsidRPr="010AD50E" w:rsidR="00751B9D">
        <w:rPr>
          <w:rFonts w:ascii="Times New Roman" w:hAnsi="Times New Roman" w:eastAsia="Times New Roman" w:cs="Times New Roman"/>
        </w:rPr>
        <w:t>ly changing the neighborhoods</w:t>
      </w:r>
      <w:r w:rsidRPr="010AD50E" w:rsidR="001710B1">
        <w:rPr>
          <w:rFonts w:ascii="Times New Roman" w:hAnsi="Times New Roman" w:eastAsia="Times New Roman" w:cs="Times New Roman"/>
        </w:rPr>
        <w:t>.</w:t>
      </w:r>
    </w:p>
    <w:p w:rsidR="2D7DC373" w:rsidP="001710B1" w:rsidRDefault="001710B1" w14:paraId="7FF2EA31" w14:textId="326A85B6">
      <w:pPr/>
      <w:r w:rsidRPr="010AD50E" w:rsidR="626B9892">
        <w:rPr>
          <w:rFonts w:ascii="Times New Roman" w:hAnsi="Times New Roman" w:eastAsia="Times New Roman" w:cs="Times New Roman"/>
        </w:rPr>
        <w:t xml:space="preserve">Here, we explore many Black Businesses in Greensboro. </w:t>
      </w:r>
      <w:r w:rsidRPr="010AD50E" w:rsidR="3B28422B">
        <w:rPr>
          <w:rFonts w:ascii="Times New Roman" w:hAnsi="Times New Roman" w:eastAsia="Times New Roman" w:cs="Times New Roman"/>
        </w:rPr>
        <w:t>Their legacy is connected to the thriving businesses today that act as a new network for the community.</w:t>
      </w:r>
      <w:r w:rsidRPr="010AD50E" w:rsidR="34BA7C47">
        <w:rPr>
          <w:rFonts w:ascii="Times New Roman" w:hAnsi="Times New Roman" w:eastAsia="Times New Roman" w:cs="Times New Roman"/>
        </w:rPr>
        <w:t xml:space="preserve"> </w:t>
      </w:r>
      <w:bookmarkStart w:name="_Int_owZTTuRf" w:id="1057358520"/>
      <w:r w:rsidRPr="010AD50E" w:rsidR="34BA7C47">
        <w:rPr>
          <w:rFonts w:ascii="Times New Roman" w:hAnsi="Times New Roman" w:eastAsia="Times New Roman" w:cs="Times New Roman"/>
        </w:rPr>
        <w:t>Present, are</w:t>
      </w:r>
      <w:bookmarkEnd w:id="1057358520"/>
      <w:r w:rsidRPr="010AD50E" w:rsidR="34BA7C47">
        <w:rPr>
          <w:rFonts w:ascii="Times New Roman" w:hAnsi="Times New Roman" w:eastAsia="Times New Roman" w:cs="Times New Roman"/>
        </w:rPr>
        <w:t xml:space="preserve"> </w:t>
      </w:r>
      <w:r w:rsidRPr="010AD50E" w:rsidR="3B28422B">
        <w:rPr>
          <w:rFonts w:ascii="Times New Roman" w:hAnsi="Times New Roman" w:eastAsia="Times New Roman" w:cs="Times New Roman"/>
        </w:rPr>
        <w:t>o</w:t>
      </w:r>
      <w:r w:rsidRPr="010AD50E" w:rsidR="009A21CF">
        <w:rPr>
          <w:rFonts w:ascii="Times New Roman" w:hAnsi="Times New Roman" w:eastAsia="Times New Roman" w:cs="Times New Roman"/>
        </w:rPr>
        <w:t xml:space="preserve">bjects related to James C. Blair’s </w:t>
      </w:r>
      <w:r w:rsidRPr="010AD50E" w:rsidR="009A21CF">
        <w:rPr>
          <w:rFonts w:ascii="Times New Roman" w:hAnsi="Times New Roman" w:eastAsia="Times New Roman" w:cs="Times New Roman"/>
        </w:rPr>
        <w:t>tailor shop, Maco Beauty College, Dudley Products, and Jonesboro Grocery Store</w:t>
      </w:r>
      <w:r w:rsidRPr="010AD50E" w:rsidR="009A21CF">
        <w:rPr>
          <w:rFonts w:ascii="Times New Roman" w:hAnsi="Times New Roman" w:eastAsia="Times New Roman" w:cs="Times New Roman"/>
        </w:rPr>
        <w:t xml:space="preserve"> </w:t>
      </w:r>
      <w:r w:rsidRPr="010AD50E" w:rsidR="009A21CF">
        <w:rPr>
          <w:rFonts w:ascii="Times New Roman" w:hAnsi="Times New Roman" w:eastAsia="Times New Roman" w:cs="Times New Roman"/>
        </w:rPr>
        <w:t xml:space="preserve">in </w:t>
      </w:r>
      <w:r w:rsidRPr="010AD50E" w:rsidR="009A21CF">
        <w:rPr>
          <w:rFonts w:ascii="Times New Roman" w:hAnsi="Times New Roman" w:eastAsia="Times New Roman" w:cs="Times New Roman"/>
          <w:i w:val="1"/>
          <w:iCs w:val="1"/>
        </w:rPr>
        <w:t>Voices of a City</w:t>
      </w:r>
      <w:r w:rsidRPr="010AD50E" w:rsidR="00790C84">
        <w:rPr>
          <w:rFonts w:ascii="Times New Roman" w:hAnsi="Times New Roman" w:eastAsia="Times New Roman" w:cs="Times New Roman"/>
        </w:rPr>
        <w:t xml:space="preserve">, and Otis Hairston in </w:t>
      </w:r>
      <w:r w:rsidRPr="010AD50E" w:rsidR="00790C84">
        <w:rPr>
          <w:rFonts w:ascii="Times New Roman" w:hAnsi="Times New Roman" w:eastAsia="Times New Roman" w:cs="Times New Roman"/>
          <w:i w:val="1"/>
          <w:iCs w:val="1"/>
        </w:rPr>
        <w:t>Remix</w:t>
      </w:r>
      <w:r w:rsidRPr="010AD50E" w:rsidR="00790C84">
        <w:rPr>
          <w:rFonts w:ascii="Times New Roman" w:hAnsi="Times New Roman" w:eastAsia="Times New Roman" w:cs="Times New Roman"/>
        </w:rPr>
        <w:t>.</w:t>
      </w:r>
    </w:p>
    <w:p w:rsidR="010AD50E" w:rsidP="010AD50E" w:rsidRDefault="010AD50E" w14:paraId="046B4D2A" w14:textId="13875CB5">
      <w:pPr>
        <w:rPr>
          <w:rFonts w:ascii="Times New Roman" w:hAnsi="Times New Roman" w:eastAsia="Times New Roman" w:cs="Times New Roman"/>
          <w:b w:val="1"/>
          <w:bCs w:val="1"/>
        </w:rPr>
      </w:pPr>
    </w:p>
    <w:p w:rsidRPr="002B6514" w:rsidR="002B6514" w:rsidP="58AC5A00" w:rsidRDefault="002B6514" w14:paraId="028C7794" w14:textId="77777777">
      <w:pPr>
        <w:rPr>
          <w:rFonts w:ascii="Times New Roman" w:hAnsi="Times New Roman" w:eastAsia="Times New Roman" w:cs="Times New Roman"/>
          <w:b w:val="1"/>
          <w:bCs w:val="1"/>
        </w:rPr>
      </w:pPr>
      <w:r w:rsidRPr="58AC5A00" w:rsidR="002B6514">
        <w:rPr>
          <w:rFonts w:ascii="Times New Roman" w:hAnsi="Times New Roman" w:eastAsia="Times New Roman" w:cs="Times New Roman"/>
          <w:b w:val="1"/>
          <w:bCs w:val="1"/>
        </w:rPr>
        <w:t>Map Label:</w:t>
      </w:r>
    </w:p>
    <w:p w:rsidR="002B6514" w:rsidP="002B6514" w:rsidRDefault="002B6514" w14:paraId="61D41AE4" w14:textId="2C1E0E2D">
      <w:pPr>
        <w:rPr>
          <w:rFonts w:ascii="Times New Roman" w:hAnsi="Times New Roman" w:eastAsia="Times New Roman" w:cs="Times New Roman"/>
        </w:rPr>
      </w:pPr>
      <w:r w:rsidRPr="58AC5A00" w:rsidR="002B6514">
        <w:rPr>
          <w:rFonts w:ascii="Times New Roman" w:hAnsi="Times New Roman" w:eastAsia="Times New Roman" w:cs="Times New Roman"/>
        </w:rPr>
        <w:t xml:space="preserve">This map shows the location of some of the historic and contemporary Black businesses in the city. Learn more by visiting the QR code. </w:t>
      </w:r>
    </w:p>
    <w:p w:rsidR="02CCA86C" w:rsidP="002B6514" w:rsidRDefault="02CCA86C" w14:paraId="6260D5B5" w14:textId="232D2A17">
      <w:pPr>
        <w:rPr>
          <w:rFonts w:ascii="Times New Roman" w:hAnsi="Times New Roman" w:eastAsia="Times New Roman" w:cs="Times New Roman"/>
          <w:b/>
          <w:bCs/>
        </w:rPr>
      </w:pPr>
      <w:r w:rsidRPr="138D8D58">
        <w:rPr>
          <w:rFonts w:ascii="Times New Roman" w:hAnsi="Times New Roman" w:eastAsia="Times New Roman" w:cs="Times New Roman"/>
          <w:b/>
          <w:bCs/>
        </w:rPr>
        <w:t>Working Map:</w:t>
      </w:r>
    </w:p>
    <w:p w:rsidR="02CCA86C" w:rsidP="00EE1F47" w:rsidRDefault="02CCA86C" w14:paraId="49F4C5FD" w14:textId="001DD346">
      <w:pPr>
        <w:rPr>
          <w:rFonts w:hint="eastAsia"/>
        </w:rPr>
      </w:pPr>
      <w:r w:rsidRPr="138D8D58">
        <w:rPr>
          <w:rFonts w:ascii="Times New Roman" w:hAnsi="Times New Roman" w:eastAsia="Times New Roman" w:cs="Times New Roman"/>
        </w:rPr>
        <w:t>I have a couple of cu</w:t>
      </w:r>
      <w:bookmarkStart w:name="_GoBack" w:id="55"/>
      <w:bookmarkEnd w:id="55"/>
      <w:r w:rsidRPr="138D8D58">
        <w:rPr>
          <w:rFonts w:ascii="Times New Roman" w:hAnsi="Times New Roman" w:eastAsia="Times New Roman" w:cs="Times New Roman"/>
        </w:rPr>
        <w:t xml:space="preserve">rrent black owned businesses but wanted to send this over as a placeholder. I can add those that are featured in the exhibit first and then go throughout and continue to add on to the map. </w:t>
      </w:r>
    </w:p>
    <w:p w:rsidRPr="002B6514" w:rsidR="5DC87DC6" w:rsidP="5DC87DC6" w:rsidRDefault="00EB534D" w14:paraId="39A3FC91" w14:textId="6DF4C2AD">
      <w:hyperlink r:id="Rac185193205b49d1">
        <w:r w:rsidRPr="58AC5A00" w:rsidR="64E04982">
          <w:rPr>
            <w:rStyle w:val="Hyperlink"/>
            <w:rFonts w:ascii="Times New Roman" w:hAnsi="Times New Roman" w:eastAsia="Times New Roman" w:cs="Times New Roman"/>
          </w:rPr>
          <w:t>https://uploads.knightlab.com/s</w:t>
        </w:r>
        <w:r w:rsidRPr="58AC5A00" w:rsidR="64E04982">
          <w:rPr>
            <w:rStyle w:val="Hyperlink"/>
            <w:rFonts w:ascii="Times New Roman" w:hAnsi="Times New Roman" w:eastAsia="Times New Roman" w:cs="Times New Roman"/>
          </w:rPr>
          <w:t>t</w:t>
        </w:r>
        <w:r w:rsidRPr="58AC5A00" w:rsidR="64E04982">
          <w:rPr>
            <w:rStyle w:val="Hyperlink"/>
            <w:rFonts w:ascii="Times New Roman" w:hAnsi="Times New Roman" w:eastAsia="Times New Roman" w:cs="Times New Roman"/>
          </w:rPr>
          <w:t>orymapjs/8b3c6f77b8964c240946eb822fd73a05/black-businesses-in-greensboro/index.html</w:t>
        </w:r>
      </w:hyperlink>
    </w:p>
    <w:p w:rsidR="5B271221" w:rsidRDefault="5B271221" w14:paraId="213A20AD" w14:textId="7DCE135D">
      <w:r w:rsidRPr="010AD50E" w:rsidR="5B271221">
        <w:rPr>
          <w:rFonts w:ascii="Times New Roman" w:hAnsi="Times New Roman" w:eastAsia="Times New Roman" w:cs="Times New Roman"/>
        </w:rPr>
        <w:t xml:space="preserve">American Federal Savings and Loan Address: </w:t>
      </w:r>
      <w:hyperlink r:id="R2768256718d54f95">
        <w:r w:rsidRPr="010AD50E" w:rsidR="5B271221">
          <w:rPr>
            <w:rStyle w:val="Hyperlink"/>
            <w:rFonts w:ascii="Times New Roman" w:hAnsi="Times New Roman" w:eastAsia="Times New Roman" w:cs="Times New Roman"/>
          </w:rPr>
          <w:t>https://www.digitalgreensboro.org/record/24451?v=uv#?xywh=-1234%2C0%2C4119%2C2582&amp;cv=3</w:t>
        </w:r>
      </w:hyperlink>
    </w:p>
    <w:p w:rsidR="010AD50E" w:rsidP="010AD50E" w:rsidRDefault="010AD50E" w14:paraId="4C757459" w14:textId="64A16CE8">
      <w:pPr>
        <w:rPr>
          <w:rFonts w:ascii="Times New Roman" w:hAnsi="Times New Roman" w:eastAsia="Times New Roman" w:cs="Times New Roman"/>
          <w:b w:val="1"/>
          <w:bCs w:val="1"/>
        </w:rPr>
      </w:pPr>
    </w:p>
    <w:p w:rsidR="010AD50E" w:rsidP="010AD50E" w:rsidRDefault="010AD50E" w14:paraId="28FE8465" w14:textId="6652C888">
      <w:pPr>
        <w:rPr>
          <w:rFonts w:ascii="Times New Roman" w:hAnsi="Times New Roman" w:eastAsia="Times New Roman" w:cs="Times New Roman"/>
          <w:b w:val="1"/>
          <w:bCs w:val="1"/>
        </w:rPr>
      </w:pPr>
    </w:p>
    <w:p w:rsidR="1BD1B6F1" w:rsidP="010AD50E" w:rsidRDefault="1BD1B6F1" w14:paraId="29071977" w14:textId="39143774">
      <w:pPr>
        <w:rPr>
          <w:rFonts w:ascii="Times New Roman" w:hAnsi="Times New Roman" w:eastAsia="Times New Roman" w:cs="Times New Roman"/>
          <w:b w:val="1"/>
          <w:bCs w:val="1"/>
        </w:rPr>
      </w:pPr>
      <w:r w:rsidRPr="010AD50E" w:rsidR="353B2381">
        <w:rPr>
          <w:rFonts w:ascii="Times New Roman" w:hAnsi="Times New Roman" w:eastAsia="Times New Roman" w:cs="Times New Roman"/>
          <w:b w:val="1"/>
          <w:bCs w:val="1"/>
        </w:rPr>
        <w:t xml:space="preserve">6 </w:t>
      </w:r>
      <w:r w:rsidRPr="010AD50E" w:rsidR="1BD1B6F1">
        <w:rPr>
          <w:rFonts w:ascii="Times New Roman" w:hAnsi="Times New Roman" w:eastAsia="Times New Roman" w:cs="Times New Roman"/>
          <w:b w:val="1"/>
          <w:bCs w:val="1"/>
        </w:rPr>
        <w:t>out of 9 done</w:t>
      </w:r>
      <w:r w:rsidRPr="010AD50E" w:rsidR="641F8A01">
        <w:rPr>
          <w:rFonts w:ascii="Times New Roman" w:hAnsi="Times New Roman" w:eastAsia="Times New Roman" w:cs="Times New Roman"/>
          <w:b w:val="1"/>
          <w:bCs w:val="1"/>
        </w:rPr>
        <w:t xml:space="preserve"> (James Blair is </w:t>
      </w:r>
      <w:r w:rsidRPr="010AD50E" w:rsidR="641F8A01">
        <w:rPr>
          <w:rFonts w:ascii="Times New Roman" w:hAnsi="Times New Roman" w:eastAsia="Times New Roman" w:cs="Times New Roman"/>
          <w:b w:val="1"/>
          <w:bCs w:val="1"/>
        </w:rPr>
        <w:t>tentative</w:t>
      </w:r>
      <w:r w:rsidRPr="010AD50E" w:rsidR="641F8A01">
        <w:rPr>
          <w:rFonts w:ascii="Times New Roman" w:hAnsi="Times New Roman" w:eastAsia="Times New Roman" w:cs="Times New Roman"/>
          <w:b w:val="1"/>
          <w:bCs w:val="1"/>
        </w:rPr>
        <w:t>, no address.) L</w:t>
      </w:r>
      <w:r w:rsidRPr="010AD50E" w:rsidR="1BD1B6F1">
        <w:rPr>
          <w:rFonts w:ascii="Times New Roman" w:hAnsi="Times New Roman" w:eastAsia="Times New Roman" w:cs="Times New Roman"/>
          <w:b w:val="1"/>
          <w:bCs w:val="1"/>
        </w:rPr>
        <w:t xml:space="preserve">ooking for address on some. </w:t>
      </w:r>
    </w:p>
    <w:p w:rsidR="34AC5110" w:rsidRDefault="34AC5110" w14:paraId="7462610F" w14:textId="020AE2D3">
      <w:r w:rsidRPr="010AD50E" w:rsidR="34AC5110">
        <w:rPr>
          <w:rFonts w:ascii="Times New Roman" w:hAnsi="Times New Roman" w:eastAsia="Times New Roman" w:cs="Times New Roman"/>
          <w:b w:val="1"/>
          <w:bCs w:val="1"/>
        </w:rPr>
        <w:t>Missing Lincoln Benefit, Richardson Memorial (</w:t>
      </w:r>
      <w:r w:rsidRPr="010AD50E" w:rsidR="34AC5110">
        <w:rPr>
          <w:rFonts w:ascii="Times New Roman" w:hAnsi="Times New Roman" w:eastAsia="Times New Roman" w:cs="Times New Roman"/>
          <w:b w:val="1"/>
          <w:bCs w:val="1"/>
        </w:rPr>
        <w:t>wasn’t</w:t>
      </w:r>
      <w:r w:rsidRPr="010AD50E" w:rsidR="34AC5110">
        <w:rPr>
          <w:rFonts w:ascii="Times New Roman" w:hAnsi="Times New Roman" w:eastAsia="Times New Roman" w:cs="Times New Roman"/>
          <w:b w:val="1"/>
          <w:bCs w:val="1"/>
        </w:rPr>
        <w:t xml:space="preserve"> sure if it was included) and </w:t>
      </w:r>
      <w:r w:rsidRPr="010AD50E" w:rsidR="79C4FCB5">
        <w:rPr>
          <w:rFonts w:ascii="Times New Roman" w:hAnsi="Times New Roman" w:eastAsia="Times New Roman" w:cs="Times New Roman"/>
          <w:b w:val="1"/>
          <w:bCs w:val="1"/>
        </w:rPr>
        <w:t xml:space="preserve">Raleigh Broom Shop. </w:t>
      </w:r>
    </w:p>
    <w:p w:rsidR="1D60811D" w:rsidRDefault="1D60811D" w14:paraId="46DE62C8" w14:textId="53C602DF">
      <w:r w:rsidRPr="010AD50E" w:rsidR="1D60811D">
        <w:rPr>
          <w:rFonts w:ascii="Times New Roman" w:hAnsi="Times New Roman" w:eastAsia="Times New Roman" w:cs="Times New Roman"/>
          <w:b w:val="1"/>
          <w:bCs w:val="1"/>
        </w:rPr>
        <w:t>I figured the object labels could have some sort of overlap with the map, I was wondering your thoughts on that as well.</w:t>
      </w:r>
      <w:r w:rsidRPr="010AD50E" w:rsidR="1D60811D">
        <w:rPr>
          <w:rFonts w:ascii="Times New Roman" w:hAnsi="Times New Roman" w:eastAsia="Times New Roman" w:cs="Times New Roman"/>
          <w:b w:val="1"/>
          <w:bCs w:val="1"/>
        </w:rPr>
        <w:t xml:space="preserve"> </w:t>
      </w:r>
    </w:p>
    <w:p w:rsidR="00941D49" w:rsidRDefault="00941D49" w14:paraId="637AD7BF" w14:textId="1CB628D5">
      <w:r w:rsidRPr="010AD50E" w:rsidR="00941D49">
        <w:rPr>
          <w:rFonts w:ascii="Times New Roman" w:hAnsi="Times New Roman" w:eastAsia="Times New Roman" w:cs="Times New Roman"/>
          <w:b w:val="1"/>
          <w:bCs w:val="1"/>
        </w:rPr>
        <w:t xml:space="preserve">New Map: </w:t>
      </w:r>
      <w:hyperlink r:id="R955c7bdd41884e76">
        <w:r w:rsidRPr="010AD50E" w:rsidR="00941D49">
          <w:rPr>
            <w:rStyle w:val="Hyperlink"/>
            <w:rFonts w:ascii="Times New Roman" w:hAnsi="Times New Roman" w:eastAsia="Times New Roman" w:cs="Times New Roman"/>
            <w:b w:val="1"/>
            <w:bCs w:val="1"/>
          </w:rPr>
          <w:t>https://storymap.knightlab.com/edit/?id=black-businesses-in-greensboro</w:t>
        </w:r>
      </w:hyperlink>
    </w:p>
    <w:p w:rsidR="010AD50E" w:rsidP="010AD50E" w:rsidRDefault="010AD50E" w14:paraId="11469F5D" w14:textId="3E919026">
      <w:pPr>
        <w:rPr>
          <w:rFonts w:ascii="Times New Roman" w:hAnsi="Times New Roman" w:eastAsia="Times New Roman" w:cs="Times New Roman"/>
          <w:b w:val="1"/>
          <w:bCs w:val="1"/>
        </w:rPr>
      </w:pPr>
    </w:p>
    <w:p w:rsidR="58AC5A00" w:rsidP="58AC5A00" w:rsidRDefault="58AC5A00" w14:paraId="4971A317" w14:textId="53C3379C">
      <w:pPr>
        <w:rPr>
          <w:rFonts w:ascii="Times New Roman" w:hAnsi="Times New Roman" w:eastAsia="Times New Roman" w:cs="Times New Roman"/>
        </w:rPr>
      </w:pPr>
    </w:p>
    <w:p w:rsidR="58AC5A00" w:rsidP="58AC5A00" w:rsidRDefault="58AC5A00" w14:paraId="49B740D7" w14:textId="6A44D0A3">
      <w:pPr>
        <w:rPr>
          <w:rFonts w:ascii="Times New Roman" w:hAnsi="Times New Roman" w:eastAsia="Times New Roman" w:cs="Times New Roman"/>
          <w:b w:val="1"/>
          <w:bCs w:val="1"/>
        </w:rPr>
      </w:pPr>
    </w:p>
    <w:p w:rsidRPr="00790C84" w:rsidR="5DC87DC6" w:rsidP="5DC87DC6" w:rsidRDefault="00790C84" w14:paraId="167F3FA1" w14:textId="27D874EC">
      <w:pPr>
        <w:rPr>
          <w:rFonts w:ascii="Times New Roman" w:hAnsi="Times New Roman" w:eastAsia="Times New Roman" w:cs="Times New Roman"/>
          <w:b/>
        </w:rPr>
      </w:pPr>
      <w:r w:rsidRPr="00790C84">
        <w:rPr>
          <w:rFonts w:ascii="Times New Roman" w:hAnsi="Times New Roman" w:eastAsia="Times New Roman" w:cs="Times New Roman"/>
          <w:b/>
        </w:rPr>
        <w:t>List of Businesses for map:</w:t>
      </w:r>
    </w:p>
    <w:p w:rsidR="005F5235" w:rsidP="005F5235" w:rsidRDefault="005F5235" w14:paraId="79D8DCF9" w14:textId="463454B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Maco Beauty College</w:t>
      </w:r>
      <w:r w:rsidR="002B6514">
        <w:rPr>
          <w:rFonts w:ascii="Times New Roman" w:hAnsi="Times New Roman" w:cs="Times New Roman"/>
        </w:rPr>
        <w:t xml:space="preserve"> (812-814 East Market St to 400 East Sycamore St</w:t>
      </w:r>
    </w:p>
    <w:p w:rsidR="005F5235" w:rsidP="0094512C" w:rsidRDefault="005F5235" w14:paraId="1DBB56F9" w14:textId="6757C23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Dudley Products</w:t>
      </w:r>
      <w:r w:rsidR="0094512C">
        <w:rPr>
          <w:rFonts w:ascii="Times New Roman" w:hAnsi="Times New Roman" w:cs="Times New Roman"/>
        </w:rPr>
        <w:t xml:space="preserve"> (</w:t>
      </w:r>
      <w:r w:rsidRPr="0094512C" w:rsidR="0094512C">
        <w:rPr>
          <w:rFonts w:hint="eastAsia" w:ascii="Times New Roman" w:hAnsi="Times New Roman" w:cs="Times New Roman"/>
        </w:rPr>
        <w:t>Cu</w:t>
      </w:r>
      <w:r w:rsidR="002B6514">
        <w:rPr>
          <w:rFonts w:hint="eastAsia" w:ascii="Times New Roman" w:hAnsi="Times New Roman" w:cs="Times New Roman"/>
        </w:rPr>
        <w:t>mberland Professional Building</w:t>
      </w:r>
      <w:r w:rsidR="002B6514">
        <w:rPr>
          <w:rFonts w:ascii="Times New Roman" w:hAnsi="Times New Roman" w:cs="Times New Roman"/>
        </w:rPr>
        <w:t>,</w:t>
      </w:r>
      <w:r w:rsidR="002B6514">
        <w:rPr>
          <w:rFonts w:hint="eastAsia" w:ascii="Times New Roman" w:hAnsi="Times New Roman" w:cs="Times New Roman"/>
        </w:rPr>
        <w:t xml:space="preserve"> </w:t>
      </w:r>
      <w:r w:rsidRPr="0094512C" w:rsidR="0094512C">
        <w:rPr>
          <w:rFonts w:hint="eastAsia" w:ascii="Times New Roman" w:hAnsi="Times New Roman" w:cs="Times New Roman"/>
        </w:rPr>
        <w:t>107 N. Murrow Blvd</w:t>
      </w:r>
      <w:r w:rsidR="0094512C">
        <w:rPr>
          <w:rFonts w:ascii="Times New Roman" w:hAnsi="Times New Roman" w:cs="Times New Roman"/>
        </w:rPr>
        <w:t>)</w:t>
      </w:r>
    </w:p>
    <w:p w:rsidR="005F5235" w:rsidP="0094512C" w:rsidRDefault="005F5235" w14:paraId="7328E7D9" w14:textId="05A93626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Foust Beauty Shoppe</w:t>
      </w:r>
      <w:r w:rsidR="0094512C">
        <w:rPr>
          <w:rFonts w:ascii="Times New Roman" w:hAnsi="Times New Roman" w:cs="Times New Roman"/>
        </w:rPr>
        <w:t xml:space="preserve"> </w:t>
      </w:r>
      <w:r w:rsidR="0094512C">
        <w:rPr>
          <w:rFonts w:hint="eastAsia" w:ascii="Times New Roman" w:hAnsi="Times New Roman" w:cs="Times New Roman"/>
        </w:rPr>
        <w:t>(</w:t>
      </w:r>
      <w:r w:rsidR="0094512C">
        <w:rPr>
          <w:rFonts w:ascii="Times New Roman" w:hAnsi="Times New Roman" w:cs="Times New Roman"/>
        </w:rPr>
        <w:t xml:space="preserve">812 Market St to 1505 East Market St to </w:t>
      </w:r>
      <w:r w:rsidR="0094512C">
        <w:rPr>
          <w:rFonts w:hint="eastAsia" w:ascii="Times New Roman" w:hAnsi="Times New Roman" w:cs="Times New Roman"/>
        </w:rPr>
        <w:t>414 E. Market St</w:t>
      </w:r>
      <w:r w:rsidRPr="0094512C" w:rsidR="0094512C">
        <w:rPr>
          <w:rFonts w:hint="eastAsia" w:ascii="Times New Roman" w:hAnsi="Times New Roman" w:cs="Times New Roman"/>
        </w:rPr>
        <w:t>)</w:t>
      </w:r>
    </w:p>
    <w:p w:rsidR="005F5235" w:rsidP="005F5235" w:rsidRDefault="005F5235" w14:paraId="27A37508" w14:textId="43172D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Robinson’s Restaurant</w:t>
      </w:r>
    </w:p>
    <w:p w:rsidR="005F5235" w:rsidP="005F5235" w:rsidRDefault="005F5235" w14:paraId="6B4A4BE4" w14:textId="416B9FD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L. Richardson Memorial Hospital (there is a highway marker there you can link to)</w:t>
      </w:r>
      <w:r w:rsidR="002B6514">
        <w:rPr>
          <w:rFonts w:ascii="Times New Roman" w:hAnsi="Times New Roman" w:cs="Times New Roman"/>
        </w:rPr>
        <w:t xml:space="preserve"> (603 South Benbow Rd to Southside Blvd)</w:t>
      </w:r>
    </w:p>
    <w:p w:rsidR="005F5235" w:rsidP="005F5235" w:rsidRDefault="005F5235" w14:paraId="48836152" w14:textId="4C36867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Leader Broom Works (310 Dolley Madison Road)</w:t>
      </w:r>
    </w:p>
    <w:p w:rsidRPr="005F5235" w:rsidR="00790C84" w:rsidP="005F5235" w:rsidRDefault="00790C84" w14:paraId="360A3A28" w14:textId="3EA5CDE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5F5235">
        <w:rPr>
          <w:rFonts w:ascii="Times New Roman" w:hAnsi="Times New Roman" w:cs="Times New Roman"/>
        </w:rPr>
        <w:t>James C. Blair’s tailor shop (Elm St.)</w:t>
      </w:r>
    </w:p>
    <w:p w:rsidRPr="005F5235" w:rsidR="00790C84" w:rsidP="005F5235" w:rsidRDefault="00790C84" w14:paraId="647B5D24" w14:textId="6F9C4D2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005F5235">
        <w:rPr>
          <w:rFonts w:ascii="Times New Roman" w:hAnsi="Times New Roman" w:cs="Times New Roman"/>
        </w:rPr>
        <w:t>University Studio,</w:t>
      </w:r>
      <w:r w:rsidRPr="00C06D9F" w:rsidR="00C06D9F">
        <w:rPr>
          <w:rFonts w:ascii="Times New Roman" w:hAnsi="Times New Roman" w:cs="Times New Roman"/>
        </w:rPr>
        <w:t xml:space="preserve"> </w:t>
      </w:r>
      <w:r w:rsidRPr="005F5235" w:rsidR="00C06D9F">
        <w:rPr>
          <w:rFonts w:ascii="Times New Roman" w:hAnsi="Times New Roman" w:cs="Times New Roman"/>
        </w:rPr>
        <w:t>renamed A Gallery of Images by Otis, (1989-2000)</w:t>
      </w:r>
      <w:r w:rsidR="00C06D9F">
        <w:rPr>
          <w:rFonts w:ascii="Times New Roman" w:hAnsi="Times New Roman" w:cs="Times New Roman"/>
        </w:rPr>
        <w:t xml:space="preserve"> (</w:t>
      </w:r>
      <w:r w:rsidRPr="005F5235">
        <w:rPr>
          <w:rFonts w:ascii="Times New Roman" w:hAnsi="Times New Roman" w:cs="Times New Roman"/>
        </w:rPr>
        <w:t>116 E. Market St</w:t>
      </w:r>
      <w:r w:rsidR="00C06D9F">
        <w:rPr>
          <w:rFonts w:ascii="Times New Roman" w:hAnsi="Times New Roman" w:cs="Times New Roman"/>
        </w:rPr>
        <w:t>)</w:t>
      </w:r>
    </w:p>
    <w:p w:rsidR="005F5235" w:rsidP="005F5235" w:rsidRDefault="005F5235" w14:paraId="3406A6FB" w14:textId="448B945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Jonesboro Grocery Store</w:t>
      </w:r>
      <w:r w:rsidR="00DE4768">
        <w:rPr>
          <w:rFonts w:ascii="Times New Roman" w:hAnsi="Times New Roman" w:eastAsia="Times New Roman" w:cs="Times New Roman"/>
        </w:rPr>
        <w:t xml:space="preserve"> (1909 East Market St)</w:t>
      </w:r>
    </w:p>
    <w:p w:rsidR="005F5235" w:rsidP="005F5235" w:rsidRDefault="005F5235" w14:paraId="12CC4F1B" w14:textId="1012B9F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American Federal Savings and Loan</w:t>
      </w:r>
      <w:r w:rsidR="00C06D9F">
        <w:rPr>
          <w:rFonts w:ascii="Times New Roman" w:hAnsi="Times New Roman" w:eastAsia="Times New Roman" w:cs="Times New Roman"/>
        </w:rPr>
        <w:t xml:space="preserve"> (701 East Market St)</w:t>
      </w:r>
    </w:p>
    <w:p w:rsidR="005F5235" w:rsidP="005F5235" w:rsidRDefault="005F5235" w14:paraId="6295B328" w14:textId="499B11A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Greensboro National Bank </w:t>
      </w:r>
      <w:r w:rsidR="0094512C">
        <w:rPr>
          <w:rFonts w:ascii="Times New Roman" w:hAnsi="Times New Roman" w:eastAsia="Times New Roman" w:cs="Times New Roman"/>
        </w:rPr>
        <w:t>(100 S. Murrow Blvd)</w:t>
      </w:r>
    </w:p>
    <w:p w:rsidR="005F5235" w:rsidP="005F5235" w:rsidRDefault="005F5235" w14:paraId="514891DB" w14:textId="79F99D4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Community Grocery</w:t>
      </w:r>
    </w:p>
    <w:p w:rsidR="005F5235" w:rsidP="005F5235" w:rsidRDefault="005F5235" w14:paraId="7812F438" w14:textId="70C1E4E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Chef Eddie’s </w:t>
      </w:r>
      <w:r w:rsidR="0094512C">
        <w:rPr>
          <w:rFonts w:ascii="Times New Roman" w:hAnsi="Times New Roman" w:eastAsia="Times New Roman" w:cs="Times New Roman"/>
        </w:rPr>
        <w:t>(103 Powell St)</w:t>
      </w:r>
    </w:p>
    <w:p w:rsidR="005F5235" w:rsidP="005F5235" w:rsidRDefault="005F5235" w14:paraId="36E1DA63" w14:textId="433D6DB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Carolina Peacemaker</w:t>
      </w:r>
      <w:r w:rsidR="00C06D9F">
        <w:rPr>
          <w:rFonts w:ascii="Times New Roman" w:hAnsi="Times New Roman" w:eastAsia="Times New Roman" w:cs="Times New Roman"/>
        </w:rPr>
        <w:t xml:space="preserve"> (807 Summit Ave)</w:t>
      </w:r>
    </w:p>
    <w:p w:rsidR="005F5235" w:rsidP="005F5235" w:rsidRDefault="005F5235" w14:paraId="63BC855F" w14:textId="56FE4EC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McRae Taxi (next to Grand Hotel o</w:t>
      </w:r>
      <w:r w:rsidR="00C06D9F">
        <w:rPr>
          <w:rFonts w:ascii="Times New Roman" w:hAnsi="Times New Roman" w:eastAsia="Times New Roman" w:cs="Times New Roman"/>
        </w:rPr>
        <w:t>n</w:t>
      </w:r>
      <w:r>
        <w:rPr>
          <w:rFonts w:ascii="Times New Roman" w:hAnsi="Times New Roman" w:eastAsia="Times New Roman" w:cs="Times New Roman"/>
        </w:rPr>
        <w:t xml:space="preserve"> Market St)</w:t>
      </w:r>
    </w:p>
    <w:p w:rsidR="005F5235" w:rsidP="005F5235" w:rsidRDefault="005F5235" w14:paraId="4E5F9D61" w14:textId="46EF648D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Carlotta Supper Club </w:t>
      </w:r>
    </w:p>
    <w:p w:rsidR="005F5235" w:rsidP="005F5235" w:rsidRDefault="005F5235" w14:paraId="68F16191" w14:textId="509FA767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El Rocco Supper Club</w:t>
      </w:r>
    </w:p>
    <w:p w:rsidR="005F5235" w:rsidP="005F5235" w:rsidRDefault="005F5235" w14:paraId="17E5F562" w14:textId="4C136039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Royal Taxi</w:t>
      </w:r>
    </w:p>
    <w:p w:rsidR="005F5235" w:rsidP="005F5235" w:rsidRDefault="005F5235" w14:paraId="1E5F4AD8" w14:textId="53BCA2B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Hardy’s Studio (East Market)</w:t>
      </w:r>
    </w:p>
    <w:p w:rsidR="005F5235" w:rsidP="005F5235" w:rsidRDefault="005F5235" w14:paraId="06BBE443" w14:textId="0E8D361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Daniel Taxi (corner of Gilmer and Market)</w:t>
      </w:r>
    </w:p>
    <w:p w:rsidR="005F5235" w:rsidP="005F5235" w:rsidRDefault="005F5235" w14:paraId="5A60960C" w14:textId="6B207390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Half Moon Café/Hayes-Taylor YMCA (at the same spot</w:t>
      </w:r>
      <w:r w:rsidR="00C06D9F">
        <w:rPr>
          <w:rFonts w:ascii="Times New Roman" w:hAnsi="Times New Roman" w:eastAsia="Times New Roman" w:cs="Times New Roman"/>
        </w:rPr>
        <w:t>, 2630 East Florida St</w:t>
      </w:r>
      <w:r>
        <w:rPr>
          <w:rFonts w:ascii="Times New Roman" w:hAnsi="Times New Roman" w:eastAsia="Times New Roman" w:cs="Times New Roman"/>
        </w:rPr>
        <w:t>)</w:t>
      </w:r>
    </w:p>
    <w:p w:rsidR="005F5235" w:rsidP="005F5235" w:rsidRDefault="005F5235" w14:paraId="5DD1FEF3" w14:textId="443C2112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Warnersville Grocery (corner of Ashe and Marsh streets)</w:t>
      </w:r>
    </w:p>
    <w:p w:rsidR="005F5235" w:rsidP="005F5235" w:rsidRDefault="005F5235" w14:paraId="51CD796B" w14:textId="31E1082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Busy Bee Café (East Market St)</w:t>
      </w:r>
    </w:p>
    <w:p w:rsidR="005F5235" w:rsidP="005F5235" w:rsidRDefault="005F5235" w14:paraId="21039FF5" w14:textId="2F348BEF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Hargett Funeral Home (712 South Street, then East Market)</w:t>
      </w:r>
    </w:p>
    <w:p w:rsidR="005F5235" w:rsidP="005F5235" w:rsidRDefault="005F5235" w14:paraId="0DE90E8B" w14:textId="6D1F39E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The Little Spot (Ashe Street)</w:t>
      </w:r>
    </w:p>
    <w:p w:rsidR="005F5235" w:rsidP="005F5235" w:rsidRDefault="005F5235" w14:paraId="61FDC6E2" w14:textId="1E0610B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Tom’s Take Home Restaurant (Asheboro St)</w:t>
      </w:r>
    </w:p>
    <w:p w:rsidR="005F5235" w:rsidP="005F5235" w:rsidRDefault="004D015B" w14:paraId="69BCD1A3" w14:textId="06618711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Smith Funeral Home (Ashe Street, now Asheboro St)</w:t>
      </w:r>
    </w:p>
    <w:p w:rsidR="004D015B" w:rsidP="005F5235" w:rsidRDefault="004D015B" w14:paraId="66875D88" w14:textId="1E3BC7A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Magnolia House</w:t>
      </w:r>
      <w:r w:rsidR="0094512C">
        <w:rPr>
          <w:rFonts w:ascii="Times New Roman" w:hAnsi="Times New Roman" w:eastAsia="Times New Roman" w:cs="Times New Roman"/>
        </w:rPr>
        <w:t xml:space="preserve"> (442 Gorrell St)</w:t>
      </w:r>
    </w:p>
    <w:p w:rsidR="004D015B" w:rsidP="005F5235" w:rsidRDefault="004D015B" w14:paraId="6A8BF75B" w14:textId="6B435FA8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D. W. McAdoo Trucking</w:t>
      </w:r>
    </w:p>
    <w:p w:rsidR="0094512C" w:rsidP="0094512C" w:rsidRDefault="0094512C" w14:paraId="12B99C3B" w14:textId="622CC5E6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0094512C">
        <w:rPr>
          <w:rFonts w:hint="eastAsia" w:ascii="Times New Roman" w:hAnsi="Times New Roman" w:eastAsia="Times New Roman" w:cs="Times New Roman"/>
        </w:rPr>
        <w:t>Cascade Saloon (408 S. Elm St)</w:t>
      </w:r>
    </w:p>
    <w:p w:rsidR="0094512C" w:rsidP="0094512C" w:rsidRDefault="0094512C" w14:paraId="6AB0FD4A" w14:textId="5977D254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 w:rsidRPr="0094512C">
        <w:rPr>
          <w:rFonts w:hint="eastAsia" w:ascii="Times New Roman" w:hAnsi="Times New Roman" w:eastAsia="Times New Roman" w:cs="Times New Roman"/>
        </w:rPr>
        <w:t>Bob’s Hat Shop (108 W. McGee St)</w:t>
      </w:r>
    </w:p>
    <w:p w:rsidR="0094512C" w:rsidP="0094512C" w:rsidRDefault="0094512C" w14:paraId="64CCBAF4" w14:textId="082C6EAC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‘Cille and ‘Scoe ( 312 South Elm)</w:t>
      </w:r>
    </w:p>
    <w:p w:rsidR="0094512C" w:rsidP="0094512C" w:rsidRDefault="0094512C" w14:paraId="2B9E64B9" w14:textId="039E68AE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Black Belt Soap Company (East Market St)</w:t>
      </w:r>
    </w:p>
    <w:p w:rsidR="0094512C" w:rsidP="0094512C" w:rsidRDefault="0094512C" w14:paraId="6F228AF0" w14:textId="2F6CCCD3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lastRenderedPageBreak/>
        <w:t>Ava’s Cuisine and Catering (908 Cridland Rd)</w:t>
      </w:r>
    </w:p>
    <w:p w:rsidR="0094512C" w:rsidP="0094512C" w:rsidRDefault="0094512C" w14:paraId="625CA4BF" w14:textId="7666CEE5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Luxe Soulfood and Cocktails (403 North Elm St)</w:t>
      </w:r>
    </w:p>
    <w:p w:rsidR="0094512C" w:rsidP="0094512C" w:rsidRDefault="0094512C" w14:paraId="611C0BBE" w14:textId="26E3BE6A">
      <w:pPr>
        <w:pStyle w:val="ListParagraph"/>
        <w:numPr>
          <w:ilvl w:val="0"/>
          <w:numId w:val="1"/>
        </w:num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>Dame’s Chicken and Waffles (301 Martin Luther King Jr. Dr)</w:t>
      </w:r>
    </w:p>
    <w:p w:rsidRPr="002B6514" w:rsidR="0094512C" w:rsidP="0094512C" w:rsidRDefault="0094512C" w14:paraId="0A0CC1E7" w14:textId="5FF75FB0">
      <w:pPr>
        <w:rPr>
          <w:rFonts w:ascii="Times New Roman" w:hAnsi="Times New Roman" w:eastAsia="Times New Roman" w:cs="Times New Roman"/>
          <w:highlight w:val="yellow"/>
        </w:rPr>
      </w:pPr>
      <w:r w:rsidRPr="002B6514">
        <w:rPr>
          <w:rFonts w:ascii="Times New Roman" w:hAnsi="Times New Roman" w:eastAsia="Times New Roman" w:cs="Times New Roman"/>
          <w:highlight w:val="yellow"/>
        </w:rPr>
        <w:t xml:space="preserve">Black-owned restaurants: </w:t>
      </w:r>
      <w:hyperlink w:history="1" r:id="rId8">
        <w:r w:rsidRPr="002B6514">
          <w:rPr>
            <w:rStyle w:val="Hyperlink"/>
            <w:rFonts w:hint="eastAsia" w:ascii="Times New Roman" w:hAnsi="Times New Roman" w:eastAsia="Times New Roman" w:cs="Times New Roman"/>
            <w:highlight w:val="yellow"/>
          </w:rPr>
          <w:t>https://www.visitgreensboronc.com/about-us/blog/20-black-owned-dining-in-greensboro.aspx</w:t>
        </w:r>
      </w:hyperlink>
      <w:r w:rsidRPr="002B6514">
        <w:rPr>
          <w:rFonts w:ascii="Times New Roman" w:hAnsi="Times New Roman" w:eastAsia="Times New Roman" w:cs="Times New Roman"/>
          <w:highlight w:val="yellow"/>
        </w:rPr>
        <w:t xml:space="preserve"> </w:t>
      </w:r>
    </w:p>
    <w:p w:rsidRPr="002B6514" w:rsidR="002B6514" w:rsidP="0094512C" w:rsidRDefault="002B6514" w14:paraId="301EBD87" w14:textId="7F5A939F">
      <w:pPr>
        <w:rPr>
          <w:rFonts w:ascii="Times New Roman" w:hAnsi="Times New Roman" w:eastAsia="Times New Roman" w:cs="Times New Roman"/>
          <w:highlight w:val="yellow"/>
        </w:rPr>
      </w:pPr>
      <w:r w:rsidRPr="002B6514">
        <w:rPr>
          <w:rFonts w:ascii="Times New Roman" w:hAnsi="Times New Roman" w:eastAsia="Times New Roman" w:cs="Times New Roman"/>
          <w:highlight w:val="yellow"/>
        </w:rPr>
        <w:t>Instagram: @gsoblackowned for contemporary ideas</w:t>
      </w:r>
    </w:p>
    <w:p w:rsidRPr="0094512C" w:rsidR="002B6514" w:rsidP="0094512C" w:rsidRDefault="002B6514" w14:paraId="50DE320C" w14:textId="4860CED9">
      <w:pPr>
        <w:rPr>
          <w:rFonts w:ascii="Times New Roman" w:hAnsi="Times New Roman" w:eastAsia="Times New Roman" w:cs="Times New Roman"/>
        </w:rPr>
      </w:pPr>
      <w:r w:rsidRPr="002B6514">
        <w:rPr>
          <w:rFonts w:ascii="Times New Roman" w:hAnsi="Times New Roman" w:eastAsia="Times New Roman" w:cs="Times New Roman"/>
          <w:highlight w:val="yellow"/>
        </w:rPr>
        <w:t>Businesses from pp. 68-69 of the book</w:t>
      </w:r>
    </w:p>
    <w:sectPr w:rsidRPr="0094512C" w:rsidR="002B651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J+O8sAvhJkmzYB" int2:id="cmsLKDUG">
      <int2:state int2:type="spell" int2:value="Rejected"/>
    </int2:textHash>
    <int2:bookmark int2:bookmarkName="_Int_owZTTuRf" int2:invalidationBookmarkName="" int2:hashCode="ytnYr14s/YQD9h" int2:id="ouArIOLm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156482"/>
    <w:multiLevelType w:val="hybridMultilevel"/>
    <w:tmpl w:val="34005F6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2CF872"/>
    <w:rsid w:val="00036230"/>
    <w:rsid w:val="000E1C0D"/>
    <w:rsid w:val="000E71D4"/>
    <w:rsid w:val="001710B1"/>
    <w:rsid w:val="001C0589"/>
    <w:rsid w:val="00225EE4"/>
    <w:rsid w:val="00243334"/>
    <w:rsid w:val="002B6514"/>
    <w:rsid w:val="003804A2"/>
    <w:rsid w:val="003A20C2"/>
    <w:rsid w:val="004D015B"/>
    <w:rsid w:val="00590D32"/>
    <w:rsid w:val="005F5235"/>
    <w:rsid w:val="00681A5D"/>
    <w:rsid w:val="00751B9D"/>
    <w:rsid w:val="00790C84"/>
    <w:rsid w:val="00806BCC"/>
    <w:rsid w:val="00941D49"/>
    <w:rsid w:val="0094512C"/>
    <w:rsid w:val="009A21CF"/>
    <w:rsid w:val="009E3455"/>
    <w:rsid w:val="00C06D9F"/>
    <w:rsid w:val="00D0CAD6"/>
    <w:rsid w:val="00D46E1E"/>
    <w:rsid w:val="00DE4768"/>
    <w:rsid w:val="00DE71C7"/>
    <w:rsid w:val="00EB534D"/>
    <w:rsid w:val="00EE1F47"/>
    <w:rsid w:val="00F91AB5"/>
    <w:rsid w:val="010AD50E"/>
    <w:rsid w:val="01AC9BE2"/>
    <w:rsid w:val="02CCA86C"/>
    <w:rsid w:val="02F83165"/>
    <w:rsid w:val="030559B2"/>
    <w:rsid w:val="069D39D7"/>
    <w:rsid w:val="07CB2F9C"/>
    <w:rsid w:val="0824F3DB"/>
    <w:rsid w:val="08A68A54"/>
    <w:rsid w:val="098C5C4A"/>
    <w:rsid w:val="0B919719"/>
    <w:rsid w:val="0DDC6D2E"/>
    <w:rsid w:val="0E5C4D06"/>
    <w:rsid w:val="0E8AC606"/>
    <w:rsid w:val="0FFF4721"/>
    <w:rsid w:val="10382FBB"/>
    <w:rsid w:val="1062C44D"/>
    <w:rsid w:val="10C0FB3E"/>
    <w:rsid w:val="10DCA439"/>
    <w:rsid w:val="1142AB99"/>
    <w:rsid w:val="11BDFDD1"/>
    <w:rsid w:val="11EF85FE"/>
    <w:rsid w:val="1238DA80"/>
    <w:rsid w:val="12FB1C11"/>
    <w:rsid w:val="134C66F4"/>
    <w:rsid w:val="138D8D58"/>
    <w:rsid w:val="13A26AB6"/>
    <w:rsid w:val="15C3A6EF"/>
    <w:rsid w:val="18479C99"/>
    <w:rsid w:val="18C7488B"/>
    <w:rsid w:val="19F52776"/>
    <w:rsid w:val="1B5BAB6C"/>
    <w:rsid w:val="1BD1B6F1"/>
    <w:rsid w:val="1C5B1F8F"/>
    <w:rsid w:val="1D60811D"/>
    <w:rsid w:val="20375DD6"/>
    <w:rsid w:val="21847C81"/>
    <w:rsid w:val="226DE4A8"/>
    <w:rsid w:val="22CB5B10"/>
    <w:rsid w:val="23BC9581"/>
    <w:rsid w:val="25F77557"/>
    <w:rsid w:val="266E787E"/>
    <w:rsid w:val="28D89E07"/>
    <w:rsid w:val="294127B4"/>
    <w:rsid w:val="29D93C3A"/>
    <w:rsid w:val="2A8B8602"/>
    <w:rsid w:val="2B488EEF"/>
    <w:rsid w:val="2C22D2A4"/>
    <w:rsid w:val="2D36AEB9"/>
    <w:rsid w:val="2D7DC373"/>
    <w:rsid w:val="2E867F74"/>
    <w:rsid w:val="2EF4DB4D"/>
    <w:rsid w:val="2F090D90"/>
    <w:rsid w:val="2F48703C"/>
    <w:rsid w:val="3007EA90"/>
    <w:rsid w:val="307D4118"/>
    <w:rsid w:val="313BFE00"/>
    <w:rsid w:val="3161C15F"/>
    <w:rsid w:val="33D9A741"/>
    <w:rsid w:val="34AC5110"/>
    <w:rsid w:val="34BA7C47"/>
    <w:rsid w:val="3527B0AB"/>
    <w:rsid w:val="353B2381"/>
    <w:rsid w:val="35DAC5E5"/>
    <w:rsid w:val="3681E82A"/>
    <w:rsid w:val="3697F0D0"/>
    <w:rsid w:val="37450133"/>
    <w:rsid w:val="377C6A54"/>
    <w:rsid w:val="37FF6B20"/>
    <w:rsid w:val="384C7A55"/>
    <w:rsid w:val="38CD82CA"/>
    <w:rsid w:val="3974DD4F"/>
    <w:rsid w:val="39E2963D"/>
    <w:rsid w:val="3B28422B"/>
    <w:rsid w:val="3B94669F"/>
    <w:rsid w:val="3BE94856"/>
    <w:rsid w:val="3C358B3D"/>
    <w:rsid w:val="3C4A8B5F"/>
    <w:rsid w:val="3D714267"/>
    <w:rsid w:val="40281A82"/>
    <w:rsid w:val="402CF872"/>
    <w:rsid w:val="40651ADB"/>
    <w:rsid w:val="40B0874D"/>
    <w:rsid w:val="421232D4"/>
    <w:rsid w:val="471B7737"/>
    <w:rsid w:val="4724C399"/>
    <w:rsid w:val="473AB0AB"/>
    <w:rsid w:val="47CC0042"/>
    <w:rsid w:val="47D26F88"/>
    <w:rsid w:val="4830EBFE"/>
    <w:rsid w:val="499D1195"/>
    <w:rsid w:val="4A12166C"/>
    <w:rsid w:val="4E6B0093"/>
    <w:rsid w:val="4EC4B21B"/>
    <w:rsid w:val="53CBE030"/>
    <w:rsid w:val="5426CED4"/>
    <w:rsid w:val="55E72A22"/>
    <w:rsid w:val="57089C72"/>
    <w:rsid w:val="58AC5A00"/>
    <w:rsid w:val="5B271221"/>
    <w:rsid w:val="5BE05E8E"/>
    <w:rsid w:val="5C63E298"/>
    <w:rsid w:val="5CCA6533"/>
    <w:rsid w:val="5DC87DC6"/>
    <w:rsid w:val="5EDA094C"/>
    <w:rsid w:val="5F891858"/>
    <w:rsid w:val="613791FD"/>
    <w:rsid w:val="626B9892"/>
    <w:rsid w:val="63CB87D4"/>
    <w:rsid w:val="641F8A01"/>
    <w:rsid w:val="6496C3DB"/>
    <w:rsid w:val="64E04982"/>
    <w:rsid w:val="652D64E6"/>
    <w:rsid w:val="67D7E873"/>
    <w:rsid w:val="68F5316D"/>
    <w:rsid w:val="6B139995"/>
    <w:rsid w:val="6B72C573"/>
    <w:rsid w:val="6D4385D0"/>
    <w:rsid w:val="6DA3945C"/>
    <w:rsid w:val="6F1B1A2F"/>
    <w:rsid w:val="6F5F08F4"/>
    <w:rsid w:val="705E53C7"/>
    <w:rsid w:val="70635051"/>
    <w:rsid w:val="707E9CF9"/>
    <w:rsid w:val="70816E35"/>
    <w:rsid w:val="710CC3B4"/>
    <w:rsid w:val="73769A24"/>
    <w:rsid w:val="74B37D79"/>
    <w:rsid w:val="74C83023"/>
    <w:rsid w:val="75808B03"/>
    <w:rsid w:val="75D463FA"/>
    <w:rsid w:val="75E3A820"/>
    <w:rsid w:val="77B95307"/>
    <w:rsid w:val="79C4FCB5"/>
    <w:rsid w:val="7A45BAB5"/>
    <w:rsid w:val="7B58A9E7"/>
    <w:rsid w:val="7D22344E"/>
    <w:rsid w:val="7D5A92B7"/>
    <w:rsid w:val="7D820575"/>
    <w:rsid w:val="7EA03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CF872"/>
  <w15:chartTrackingRefBased/>
  <w15:docId w15:val="{48CF2539-C93E-4DF5-862E-AAE9B1D7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138D8D58"/>
    <w:rPr>
      <w:color w:val="467886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E71D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0E71D4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EE1F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E1F47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EE1F4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E1F47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E1F47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5F523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5F523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visitgreensboronc.com/about-us/blog/20-black-owned-dining-in-greensboro.aspx" TargetMode="External" Id="rId8" /><Relationship Type="http://schemas.openxmlformats.org/officeDocument/2006/relationships/settings" Target="settings.xml" Id="rId3" /><Relationship Type="http://schemas.microsoft.com/office/2020/10/relationships/intelligence" Target="intelligence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microsoft.com/office/2011/relationships/commentsExtended" Target="commentsExtended.xml" Id="rId6" /><Relationship Type="http://schemas.openxmlformats.org/officeDocument/2006/relationships/theme" Target="theme/theme1.xml" Id="rId11" /><Relationship Type="http://schemas.microsoft.com/office/2011/relationships/people" Target="people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microsoft.com/office/2016/09/relationships/commentsIds" Target="commentsIds.xml" Id="Rc19816db01ca4b0d" /><Relationship Type="http://schemas.openxmlformats.org/officeDocument/2006/relationships/hyperlink" Target="https://uploads.knightlab.com/storymapjs/8b3c6f77b8964c240946eb822fd73a05/black-businesses-in-greensboro/index.html" TargetMode="External" Id="Rac185193205b49d1" /><Relationship Type="http://schemas.openxmlformats.org/officeDocument/2006/relationships/hyperlink" Target="https://www.digitalgreensboro.org/record/24451?v=uv#?xywh=-1234%2C0%2C4119%2C2582&amp;cv=3" TargetMode="External" Id="R2768256718d54f95" /><Relationship Type="http://schemas.openxmlformats.org/officeDocument/2006/relationships/hyperlink" Target="https://storymap.knightlab.com/edit/?id=black-businesses-in-greensboro" TargetMode="External" Id="R955c7bdd41884e7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2761ec8-7198-4440-bea0-e9dd2af28b51}" enabled="1" method="Standard" siteId="{73e15cf5-5dbb-46af-a862-753916269d73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Quinton Bradford</dc:creator>
  <keywords/>
  <dc:description/>
  <lastModifiedBy>Quinton Bradford</lastModifiedBy>
  <revision>22</revision>
  <dcterms:created xsi:type="dcterms:W3CDTF">2026-01-11T15:27:00.0000000Z</dcterms:created>
  <dcterms:modified xsi:type="dcterms:W3CDTF">2026-01-19T17:32:51.5973441Z</dcterms:modified>
</coreProperties>
</file>